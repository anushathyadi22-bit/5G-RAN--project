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0FCAA" w14:textId="71161AA6" w:rsidR="00526CB0" w:rsidRDefault="00526CB0" w:rsidP="00526CB0">
      <w:pPr>
        <w:pStyle w:val="Heading1"/>
        <w:rPr>
          <w:sz w:val="48"/>
          <w:szCs w:val="48"/>
        </w:rPr>
      </w:pPr>
      <w:r>
        <w:rPr>
          <w:sz w:val="40"/>
          <w:szCs w:val="40"/>
        </w:rPr>
        <w:t xml:space="preserve">                  </w:t>
      </w:r>
      <w:r w:rsidR="005016C0" w:rsidRPr="00526CB0">
        <w:rPr>
          <w:sz w:val="48"/>
          <w:szCs w:val="48"/>
        </w:rPr>
        <w:t>5G RAN</w:t>
      </w:r>
      <w:r w:rsidRPr="00526CB0">
        <w:rPr>
          <w:sz w:val="48"/>
          <w:szCs w:val="48"/>
        </w:rPr>
        <w:t xml:space="preserve"> Automation Using AI</w:t>
      </w:r>
    </w:p>
    <w:p w14:paraId="3A2BE729" w14:textId="0B768F5D" w:rsidR="00026A51" w:rsidRDefault="00026A51" w:rsidP="00026A51">
      <w:pPr>
        <w:rPr>
          <w:sz w:val="28"/>
          <w:szCs w:val="28"/>
        </w:rPr>
      </w:pPr>
    </w:p>
    <w:p w14:paraId="204DDE71" w14:textId="0A1B40AF" w:rsidR="00026A51" w:rsidRPr="00026A51" w:rsidRDefault="00026A51" w:rsidP="00026A51">
      <w:pPr>
        <w:rPr>
          <w:sz w:val="28"/>
          <w:szCs w:val="28"/>
        </w:rPr>
      </w:pPr>
      <w:r w:rsidRPr="00026A51">
        <w:rPr>
          <w:sz w:val="28"/>
          <w:szCs w:val="28"/>
        </w:rPr>
        <w:t>INTRODUCTION:</w:t>
      </w:r>
    </w:p>
    <w:p w14:paraId="0B3E8318" w14:textId="6A8CC661" w:rsidR="00026A51" w:rsidRPr="00026A51" w:rsidRDefault="00026A51" w:rsidP="00026A51">
      <w:pPr>
        <w:rPr>
          <w:sz w:val="20"/>
          <w:szCs w:val="20"/>
        </w:rPr>
      </w:pPr>
      <w:r w:rsidRPr="00026A51">
        <w:rPr>
          <w:sz w:val="20"/>
          <w:szCs w:val="20"/>
        </w:rPr>
        <w:t>5G networks are handling more users and higher data traffic than previous generations. Because of this, managing the network manually is becoming difficult. In 5G RAN, many factors like bandwidth, signal strength, and power affect the network performance. To improve efficiency and reduce manual work, Artificial Intelligence can be used to analyze network data and help in making better decisions automatically.</w:t>
      </w:r>
    </w:p>
    <w:p w14:paraId="5B91C911" w14:textId="35A3659C" w:rsidR="0099419A" w:rsidRDefault="00026A51" w:rsidP="0099419A">
      <w:pPr>
        <w:rPr>
          <w:sz w:val="48"/>
          <w:szCs w:val="48"/>
        </w:rPr>
      </w:pPr>
      <w:r w:rsidRPr="00026A51">
        <w:rPr>
          <w:sz w:val="32"/>
          <w:szCs w:val="32"/>
          <w:lang w:val="en-IN"/>
        </w:rPr>
        <w:drawing>
          <wp:anchor distT="0" distB="0" distL="114300" distR="114300" simplePos="0" relativeHeight="251681792" behindDoc="1" locked="0" layoutInCell="1" allowOverlap="1" wp14:anchorId="104DCC4B" wp14:editId="4E546167">
            <wp:simplePos x="0" y="0"/>
            <wp:positionH relativeFrom="column">
              <wp:posOffset>66675</wp:posOffset>
            </wp:positionH>
            <wp:positionV relativeFrom="paragraph">
              <wp:posOffset>481330</wp:posOffset>
            </wp:positionV>
            <wp:extent cx="4429125" cy="5286375"/>
            <wp:effectExtent l="0" t="0" r="9525" b="9525"/>
            <wp:wrapTight wrapText="bothSides">
              <wp:wrapPolygon edited="0">
                <wp:start x="0" y="0"/>
                <wp:lineTo x="0" y="21561"/>
                <wp:lineTo x="21554" y="21561"/>
                <wp:lineTo x="21554" y="0"/>
                <wp:lineTo x="0" y="0"/>
              </wp:wrapPolygon>
            </wp:wrapTight>
            <wp:docPr id="1389319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29125" cy="5286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419A" w:rsidRPr="00026A51">
        <w:rPr>
          <w:sz w:val="32"/>
          <w:szCs w:val="32"/>
        </w:rPr>
        <w:t>Algorithm</w:t>
      </w:r>
      <w:r w:rsidR="0099419A">
        <w:rPr>
          <w:sz w:val="48"/>
          <w:szCs w:val="48"/>
        </w:rPr>
        <w:t>:</w:t>
      </w:r>
    </w:p>
    <w:p w14:paraId="13A31B09" w14:textId="01871071" w:rsidR="00EB4822" w:rsidRPr="00EB4822" w:rsidRDefault="00EB4822" w:rsidP="00EB4822">
      <w:pPr>
        <w:rPr>
          <w:sz w:val="32"/>
          <w:szCs w:val="32"/>
          <w:lang w:val="en-IN"/>
        </w:rPr>
      </w:pPr>
    </w:p>
    <w:p w14:paraId="77F1D006" w14:textId="5CB23101" w:rsidR="0099419A" w:rsidRDefault="0099419A" w:rsidP="0099419A">
      <w:pPr>
        <w:rPr>
          <w:sz w:val="32"/>
          <w:szCs w:val="32"/>
        </w:rPr>
      </w:pPr>
    </w:p>
    <w:p w14:paraId="636C073A" w14:textId="0D1926D5" w:rsidR="0099419A" w:rsidRDefault="0099419A" w:rsidP="0099419A">
      <w:pPr>
        <w:rPr>
          <w:sz w:val="32"/>
          <w:szCs w:val="32"/>
        </w:rPr>
      </w:pPr>
    </w:p>
    <w:p w14:paraId="3094E522" w14:textId="69FB0663" w:rsidR="0099419A" w:rsidRDefault="0099419A" w:rsidP="0099419A">
      <w:pPr>
        <w:rPr>
          <w:sz w:val="32"/>
          <w:szCs w:val="32"/>
        </w:rPr>
      </w:pPr>
    </w:p>
    <w:p w14:paraId="06EB4712" w14:textId="5B889DBF" w:rsidR="0099419A" w:rsidRDefault="0099419A" w:rsidP="0099419A">
      <w:pPr>
        <w:rPr>
          <w:sz w:val="32"/>
          <w:szCs w:val="32"/>
        </w:rPr>
      </w:pPr>
    </w:p>
    <w:p w14:paraId="569E3937" w14:textId="1720B5B7" w:rsidR="0099419A" w:rsidRDefault="0099419A" w:rsidP="0099419A">
      <w:pPr>
        <w:rPr>
          <w:sz w:val="32"/>
          <w:szCs w:val="32"/>
        </w:rPr>
      </w:pPr>
    </w:p>
    <w:p w14:paraId="6E5E3123" w14:textId="55D3F157" w:rsidR="0099419A" w:rsidRDefault="0099419A" w:rsidP="0099419A">
      <w:pPr>
        <w:rPr>
          <w:sz w:val="32"/>
          <w:szCs w:val="32"/>
        </w:rPr>
      </w:pPr>
    </w:p>
    <w:p w14:paraId="6562BC7F" w14:textId="14E3E85A" w:rsidR="0099419A" w:rsidRDefault="0099419A" w:rsidP="0099419A">
      <w:pPr>
        <w:rPr>
          <w:sz w:val="32"/>
          <w:szCs w:val="32"/>
        </w:rPr>
      </w:pPr>
    </w:p>
    <w:p w14:paraId="75BDB322" w14:textId="2CC3216F" w:rsidR="0099419A" w:rsidRDefault="0099419A" w:rsidP="0099419A">
      <w:pPr>
        <w:rPr>
          <w:sz w:val="32"/>
          <w:szCs w:val="32"/>
        </w:rPr>
      </w:pPr>
    </w:p>
    <w:p w14:paraId="2CBC37FE" w14:textId="68E9C4CD" w:rsidR="0099419A" w:rsidRDefault="0099419A" w:rsidP="0099419A">
      <w:pPr>
        <w:rPr>
          <w:sz w:val="32"/>
          <w:szCs w:val="32"/>
        </w:rPr>
      </w:pPr>
    </w:p>
    <w:p w14:paraId="257B2011" w14:textId="76BDE78E" w:rsidR="0099419A" w:rsidRDefault="0099419A" w:rsidP="0099419A">
      <w:pPr>
        <w:rPr>
          <w:sz w:val="32"/>
          <w:szCs w:val="32"/>
        </w:rPr>
      </w:pPr>
    </w:p>
    <w:p w14:paraId="6ACE1360" w14:textId="7D57504C" w:rsidR="0099419A" w:rsidRDefault="0099419A" w:rsidP="0099419A">
      <w:pPr>
        <w:rPr>
          <w:sz w:val="32"/>
          <w:szCs w:val="32"/>
        </w:rPr>
      </w:pPr>
    </w:p>
    <w:p w14:paraId="1ECA79DE" w14:textId="1A2B8DA7" w:rsidR="0099419A" w:rsidRPr="0099419A" w:rsidRDefault="0099419A" w:rsidP="0099419A">
      <w:pPr>
        <w:rPr>
          <w:sz w:val="32"/>
          <w:szCs w:val="32"/>
        </w:rPr>
      </w:pPr>
    </w:p>
    <w:p w14:paraId="670C3D1F" w14:textId="77777777" w:rsidR="0099419A" w:rsidRPr="0099419A" w:rsidRDefault="0099419A" w:rsidP="0099419A"/>
    <w:p w14:paraId="0E16863B" w14:textId="345B6CA8" w:rsidR="00E61040" w:rsidRDefault="00000000">
      <w:r>
        <w:t>Training Data Table:</w:t>
      </w:r>
    </w:p>
    <w:tbl>
      <w:tblPr>
        <w:tblW w:w="0" w:type="auto"/>
        <w:tblLook w:val="04A0" w:firstRow="1" w:lastRow="0" w:firstColumn="1" w:lastColumn="0" w:noHBand="0" w:noVBand="1"/>
      </w:tblPr>
      <w:tblGrid>
        <w:gridCol w:w="1728"/>
        <w:gridCol w:w="1728"/>
        <w:gridCol w:w="1728"/>
        <w:gridCol w:w="1728"/>
        <w:gridCol w:w="1728"/>
      </w:tblGrid>
      <w:tr w:rsidR="00E61040" w14:paraId="2AFDBA16" w14:textId="77777777">
        <w:tc>
          <w:tcPr>
            <w:tcW w:w="1728" w:type="dxa"/>
          </w:tcPr>
          <w:p w14:paraId="11284FD7" w14:textId="77777777" w:rsidR="00E61040" w:rsidRDefault="00000000">
            <w:r>
              <w:t>Frequency (GHz)</w:t>
            </w:r>
          </w:p>
        </w:tc>
        <w:tc>
          <w:tcPr>
            <w:tcW w:w="1728" w:type="dxa"/>
          </w:tcPr>
          <w:p w14:paraId="528BACBE" w14:textId="77777777" w:rsidR="00E61040" w:rsidRDefault="00000000">
            <w:r>
              <w:t>Bandwidth (MHz)</w:t>
            </w:r>
          </w:p>
        </w:tc>
        <w:tc>
          <w:tcPr>
            <w:tcW w:w="1728" w:type="dxa"/>
          </w:tcPr>
          <w:p w14:paraId="536ED35B" w14:textId="77777777" w:rsidR="00E61040" w:rsidRDefault="00000000">
            <w:r>
              <w:t>SINR (dB)</w:t>
            </w:r>
          </w:p>
        </w:tc>
        <w:tc>
          <w:tcPr>
            <w:tcW w:w="1728" w:type="dxa"/>
          </w:tcPr>
          <w:p w14:paraId="5DAF3E32" w14:textId="292B9619" w:rsidR="00E61040" w:rsidRDefault="00000000">
            <w:r>
              <w:t>Tx Power (dBm)</w:t>
            </w:r>
          </w:p>
        </w:tc>
        <w:tc>
          <w:tcPr>
            <w:tcW w:w="1728" w:type="dxa"/>
          </w:tcPr>
          <w:p w14:paraId="26F1F2D6" w14:textId="77777777" w:rsidR="00E61040" w:rsidRDefault="00000000">
            <w:r>
              <w:t>Throughput (Gbps)</w:t>
            </w:r>
          </w:p>
        </w:tc>
      </w:tr>
      <w:tr w:rsidR="00E61040" w14:paraId="5BCF7B1C" w14:textId="77777777">
        <w:tc>
          <w:tcPr>
            <w:tcW w:w="1728" w:type="dxa"/>
          </w:tcPr>
          <w:p w14:paraId="62D89643" w14:textId="10DC1A97" w:rsidR="00E61040" w:rsidRDefault="00154437">
            <w:r>
              <w:t xml:space="preserve">  </w:t>
            </w:r>
            <w:r w:rsidR="0099419A">
              <w:t>2</w:t>
            </w:r>
            <w:r w:rsidR="005016C0">
              <w:t>4</w:t>
            </w:r>
          </w:p>
        </w:tc>
        <w:tc>
          <w:tcPr>
            <w:tcW w:w="1728" w:type="dxa"/>
          </w:tcPr>
          <w:p w14:paraId="2A0971FE" w14:textId="5E7FB437" w:rsidR="00E61040" w:rsidRDefault="00154437">
            <w:r>
              <w:t xml:space="preserve"> </w:t>
            </w:r>
            <w:r w:rsidR="0099419A">
              <w:t>0.8</w:t>
            </w:r>
          </w:p>
        </w:tc>
        <w:tc>
          <w:tcPr>
            <w:tcW w:w="1728" w:type="dxa"/>
          </w:tcPr>
          <w:p w14:paraId="4766D518" w14:textId="7DF17E21" w:rsidR="00E61040" w:rsidRDefault="00154437">
            <w:r>
              <w:t xml:space="preserve"> 1</w:t>
            </w:r>
            <w:r w:rsidR="0099419A">
              <w:t>8</w:t>
            </w:r>
          </w:p>
        </w:tc>
        <w:tc>
          <w:tcPr>
            <w:tcW w:w="1728" w:type="dxa"/>
          </w:tcPr>
          <w:p w14:paraId="4F09DFEC" w14:textId="72B6A071" w:rsidR="00E61040" w:rsidRDefault="00154437">
            <w:r>
              <w:t xml:space="preserve">   </w:t>
            </w:r>
            <w:r w:rsidR="0099419A">
              <w:t>32</w:t>
            </w:r>
          </w:p>
        </w:tc>
        <w:tc>
          <w:tcPr>
            <w:tcW w:w="1728" w:type="dxa"/>
          </w:tcPr>
          <w:p w14:paraId="48E03148" w14:textId="415960D3" w:rsidR="00E61040" w:rsidRDefault="00154437">
            <w:r>
              <w:t xml:space="preserve">  0.</w:t>
            </w:r>
            <w:r w:rsidR="0099419A">
              <w:t>8</w:t>
            </w:r>
          </w:p>
        </w:tc>
      </w:tr>
      <w:tr w:rsidR="00E61040" w14:paraId="02C2B253" w14:textId="77777777">
        <w:tc>
          <w:tcPr>
            <w:tcW w:w="1728" w:type="dxa"/>
          </w:tcPr>
          <w:p w14:paraId="41B2C6DA" w14:textId="2CBC20CF" w:rsidR="00E61040" w:rsidRDefault="00154437">
            <w:r>
              <w:t xml:space="preserve">  </w:t>
            </w:r>
            <w:r w:rsidR="0099419A">
              <w:t>26</w:t>
            </w:r>
          </w:p>
        </w:tc>
        <w:tc>
          <w:tcPr>
            <w:tcW w:w="1728" w:type="dxa"/>
          </w:tcPr>
          <w:p w14:paraId="02835F55" w14:textId="12090F5F" w:rsidR="00E61040" w:rsidRDefault="00154437">
            <w:r>
              <w:t xml:space="preserve"> </w:t>
            </w:r>
            <w:r w:rsidR="005016C0">
              <w:t>2</w:t>
            </w:r>
            <w:r w:rsidR="0099419A">
              <w:t>.5</w:t>
            </w:r>
          </w:p>
        </w:tc>
        <w:tc>
          <w:tcPr>
            <w:tcW w:w="1728" w:type="dxa"/>
          </w:tcPr>
          <w:p w14:paraId="04ECF3F5" w14:textId="4AEA4D2B" w:rsidR="00E61040" w:rsidRDefault="00154437">
            <w:r>
              <w:t xml:space="preserve"> 1</w:t>
            </w:r>
            <w:r w:rsidR="0099419A">
              <w:t>6</w:t>
            </w:r>
          </w:p>
        </w:tc>
        <w:tc>
          <w:tcPr>
            <w:tcW w:w="1728" w:type="dxa"/>
          </w:tcPr>
          <w:p w14:paraId="1157BAB4" w14:textId="2B028D3A" w:rsidR="00154437" w:rsidRDefault="00154437">
            <w:r>
              <w:t xml:space="preserve">   </w:t>
            </w:r>
            <w:r w:rsidR="0099419A">
              <w:t>3</w:t>
            </w:r>
            <w:r w:rsidR="005016C0">
              <w:t>6</w:t>
            </w:r>
          </w:p>
        </w:tc>
        <w:tc>
          <w:tcPr>
            <w:tcW w:w="1728" w:type="dxa"/>
          </w:tcPr>
          <w:p w14:paraId="6DA23471" w14:textId="49322446" w:rsidR="00E61040" w:rsidRDefault="00154437">
            <w:r>
              <w:t xml:space="preserve">  </w:t>
            </w:r>
            <w:r w:rsidR="0099419A">
              <w:t>1</w:t>
            </w:r>
            <w:r w:rsidR="005016C0">
              <w:t>.</w:t>
            </w:r>
            <w:r w:rsidR="0099419A">
              <w:t>2</w:t>
            </w:r>
          </w:p>
        </w:tc>
      </w:tr>
      <w:tr w:rsidR="00E61040" w14:paraId="16F8EC8C" w14:textId="77777777">
        <w:tc>
          <w:tcPr>
            <w:tcW w:w="1728" w:type="dxa"/>
          </w:tcPr>
          <w:p w14:paraId="023FDF2A" w14:textId="669157E6" w:rsidR="00E61040" w:rsidRDefault="00154437">
            <w:r>
              <w:t xml:space="preserve">  </w:t>
            </w:r>
            <w:r w:rsidR="0099419A">
              <w:t>28</w:t>
            </w:r>
          </w:p>
        </w:tc>
        <w:tc>
          <w:tcPr>
            <w:tcW w:w="1728" w:type="dxa"/>
          </w:tcPr>
          <w:p w14:paraId="67610CE6" w14:textId="7C608431" w:rsidR="00E61040" w:rsidRDefault="00154437">
            <w:r>
              <w:t xml:space="preserve"> 3.</w:t>
            </w:r>
            <w:r w:rsidR="0099419A">
              <w:t>2</w:t>
            </w:r>
          </w:p>
        </w:tc>
        <w:tc>
          <w:tcPr>
            <w:tcW w:w="1728" w:type="dxa"/>
          </w:tcPr>
          <w:p w14:paraId="1138BEB3" w14:textId="5B73755A" w:rsidR="00E61040" w:rsidRDefault="00154437">
            <w:r>
              <w:t xml:space="preserve"> </w:t>
            </w:r>
            <w:r w:rsidR="0099419A">
              <w:t xml:space="preserve"> 9</w:t>
            </w:r>
          </w:p>
        </w:tc>
        <w:tc>
          <w:tcPr>
            <w:tcW w:w="1728" w:type="dxa"/>
          </w:tcPr>
          <w:p w14:paraId="48F8A17C" w14:textId="0DDCB369" w:rsidR="00E61040" w:rsidRDefault="00154437">
            <w:r>
              <w:t xml:space="preserve">   </w:t>
            </w:r>
            <w:r w:rsidR="0099419A">
              <w:t>40</w:t>
            </w:r>
          </w:p>
        </w:tc>
        <w:tc>
          <w:tcPr>
            <w:tcW w:w="1728" w:type="dxa"/>
          </w:tcPr>
          <w:p w14:paraId="0557DE54" w14:textId="31D49484" w:rsidR="00E61040" w:rsidRDefault="00154437">
            <w:r>
              <w:t xml:space="preserve">  </w:t>
            </w:r>
            <w:r w:rsidR="0099419A">
              <w:t>1</w:t>
            </w:r>
            <w:r w:rsidR="005016C0">
              <w:t>.</w:t>
            </w:r>
            <w:r w:rsidR="0099419A">
              <w:t>8</w:t>
            </w:r>
          </w:p>
        </w:tc>
      </w:tr>
      <w:tr w:rsidR="00E61040" w14:paraId="265C50F2" w14:textId="77777777">
        <w:tc>
          <w:tcPr>
            <w:tcW w:w="1728" w:type="dxa"/>
          </w:tcPr>
          <w:p w14:paraId="66977AE4" w14:textId="31D9B0C7" w:rsidR="00E61040" w:rsidRDefault="00154437">
            <w:r>
              <w:t xml:space="preserve">  </w:t>
            </w:r>
            <w:r w:rsidR="0099419A">
              <w:t>30</w:t>
            </w:r>
          </w:p>
        </w:tc>
        <w:tc>
          <w:tcPr>
            <w:tcW w:w="1728" w:type="dxa"/>
          </w:tcPr>
          <w:p w14:paraId="5C527A55" w14:textId="63CA8FF6" w:rsidR="00E61040" w:rsidRDefault="00154437">
            <w:r>
              <w:t xml:space="preserve"> </w:t>
            </w:r>
            <w:r w:rsidR="0099419A">
              <w:t>2</w:t>
            </w:r>
            <w:r w:rsidR="005016C0">
              <w:t>.</w:t>
            </w:r>
            <w:r w:rsidR="0099419A">
              <w:t>6</w:t>
            </w:r>
          </w:p>
        </w:tc>
        <w:tc>
          <w:tcPr>
            <w:tcW w:w="1728" w:type="dxa"/>
          </w:tcPr>
          <w:p w14:paraId="632BF23B" w14:textId="2435041E" w:rsidR="00E61040" w:rsidRDefault="00154437">
            <w:r>
              <w:t xml:space="preserve"> </w:t>
            </w:r>
            <w:r w:rsidR="0099419A">
              <w:t>10</w:t>
            </w:r>
          </w:p>
        </w:tc>
        <w:tc>
          <w:tcPr>
            <w:tcW w:w="1728" w:type="dxa"/>
          </w:tcPr>
          <w:p w14:paraId="27F8BC18" w14:textId="1E5B2D48" w:rsidR="00E61040" w:rsidRDefault="00154437">
            <w:r>
              <w:t xml:space="preserve">   </w:t>
            </w:r>
            <w:r w:rsidR="0099419A">
              <w:t>42</w:t>
            </w:r>
          </w:p>
        </w:tc>
        <w:tc>
          <w:tcPr>
            <w:tcW w:w="1728" w:type="dxa"/>
          </w:tcPr>
          <w:p w14:paraId="0C54A576" w14:textId="7045100C" w:rsidR="00E61040" w:rsidRDefault="00154437">
            <w:r>
              <w:t xml:space="preserve">  </w:t>
            </w:r>
            <w:r w:rsidR="0099419A">
              <w:t>1</w:t>
            </w:r>
            <w:r w:rsidR="005016C0">
              <w:t>.</w:t>
            </w:r>
            <w:r w:rsidR="0099419A">
              <w:t>0</w:t>
            </w:r>
          </w:p>
        </w:tc>
      </w:tr>
      <w:tr w:rsidR="00E61040" w14:paraId="78AEA6E5" w14:textId="77777777">
        <w:tc>
          <w:tcPr>
            <w:tcW w:w="1728" w:type="dxa"/>
          </w:tcPr>
          <w:p w14:paraId="3E9A2CC8" w14:textId="106F4C62" w:rsidR="00E61040" w:rsidRDefault="00154437">
            <w:r>
              <w:t xml:space="preserve">  </w:t>
            </w:r>
            <w:r w:rsidR="0099419A">
              <w:t>32</w:t>
            </w:r>
          </w:p>
        </w:tc>
        <w:tc>
          <w:tcPr>
            <w:tcW w:w="1728" w:type="dxa"/>
          </w:tcPr>
          <w:p w14:paraId="3BB4B878" w14:textId="2C1F484C" w:rsidR="00E61040" w:rsidRDefault="00154437">
            <w:r>
              <w:t xml:space="preserve"> </w:t>
            </w:r>
            <w:r w:rsidR="0099419A">
              <w:t>2</w:t>
            </w:r>
            <w:r w:rsidR="005016C0">
              <w:t>.</w:t>
            </w:r>
            <w:r w:rsidR="0099419A">
              <w:t>0</w:t>
            </w:r>
          </w:p>
        </w:tc>
        <w:tc>
          <w:tcPr>
            <w:tcW w:w="1728" w:type="dxa"/>
          </w:tcPr>
          <w:p w14:paraId="1F1595D5" w14:textId="0A9E38C3" w:rsidR="00E61040" w:rsidRDefault="00154437">
            <w:r>
              <w:t xml:space="preserve"> </w:t>
            </w:r>
            <w:r w:rsidR="0099419A">
              <w:t>11</w:t>
            </w:r>
          </w:p>
        </w:tc>
        <w:tc>
          <w:tcPr>
            <w:tcW w:w="1728" w:type="dxa"/>
          </w:tcPr>
          <w:p w14:paraId="1A21D5BD" w14:textId="18216EFF" w:rsidR="00E61040" w:rsidRDefault="00154437">
            <w:r>
              <w:t xml:space="preserve">   </w:t>
            </w:r>
            <w:r w:rsidR="0099419A">
              <w:t>38</w:t>
            </w:r>
          </w:p>
        </w:tc>
        <w:tc>
          <w:tcPr>
            <w:tcW w:w="1728" w:type="dxa"/>
          </w:tcPr>
          <w:p w14:paraId="2F1C04AF" w14:textId="77777777" w:rsidR="00E61040" w:rsidRDefault="00154437">
            <w:r>
              <w:t xml:space="preserve">  </w:t>
            </w:r>
            <w:r w:rsidR="0099419A">
              <w:t>0</w:t>
            </w:r>
            <w:r w:rsidR="005016C0">
              <w:t>.</w:t>
            </w:r>
            <w:r w:rsidR="0099419A">
              <w:t>6</w:t>
            </w:r>
          </w:p>
          <w:p w14:paraId="1F116078" w14:textId="5A1F988A" w:rsidR="0099419A" w:rsidRDefault="0099419A"/>
        </w:tc>
      </w:tr>
    </w:tbl>
    <w:p w14:paraId="7258B316" w14:textId="2701B1E7" w:rsidR="00D25B5D" w:rsidRDefault="0038480D" w:rsidP="00B8238A">
      <w:pPr>
        <w:rPr>
          <w:sz w:val="44"/>
          <w:szCs w:val="44"/>
        </w:rPr>
      </w:pPr>
      <w:r w:rsidRPr="0038480D">
        <w:rPr>
          <w:sz w:val="44"/>
          <w:szCs w:val="44"/>
          <w:lang w:val="en-IN"/>
        </w:rPr>
        <w:drawing>
          <wp:anchor distT="0" distB="0" distL="114300" distR="114300" simplePos="0" relativeHeight="251683840" behindDoc="1" locked="0" layoutInCell="1" allowOverlap="1" wp14:anchorId="2A0148E5" wp14:editId="74C08786">
            <wp:simplePos x="0" y="0"/>
            <wp:positionH relativeFrom="column">
              <wp:posOffset>2882900</wp:posOffset>
            </wp:positionH>
            <wp:positionV relativeFrom="paragraph">
              <wp:posOffset>712470</wp:posOffset>
            </wp:positionV>
            <wp:extent cx="3501390" cy="3105150"/>
            <wp:effectExtent l="0" t="0" r="3810" b="0"/>
            <wp:wrapTight wrapText="bothSides">
              <wp:wrapPolygon edited="0">
                <wp:start x="0" y="0"/>
                <wp:lineTo x="0" y="21467"/>
                <wp:lineTo x="21506" y="21467"/>
                <wp:lineTo x="21506" y="0"/>
                <wp:lineTo x="0" y="0"/>
              </wp:wrapPolygon>
            </wp:wrapTight>
            <wp:docPr id="629468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1390" cy="3105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6A51">
        <w:rPr>
          <w:sz w:val="44"/>
          <w:szCs w:val="44"/>
          <w:lang w:val="en-IN"/>
        </w:rPr>
        <w:drawing>
          <wp:anchor distT="0" distB="0" distL="114300" distR="114300" simplePos="0" relativeHeight="251682816" behindDoc="1" locked="0" layoutInCell="1" allowOverlap="1" wp14:anchorId="3EC31AAC" wp14:editId="6B07841F">
            <wp:simplePos x="0" y="0"/>
            <wp:positionH relativeFrom="column">
              <wp:posOffset>-876300</wp:posOffset>
            </wp:positionH>
            <wp:positionV relativeFrom="paragraph">
              <wp:posOffset>669290</wp:posOffset>
            </wp:positionV>
            <wp:extent cx="3596640" cy="3148330"/>
            <wp:effectExtent l="0" t="0" r="3810" b="0"/>
            <wp:wrapTight wrapText="bothSides">
              <wp:wrapPolygon edited="0">
                <wp:start x="0" y="0"/>
                <wp:lineTo x="0" y="21434"/>
                <wp:lineTo x="21508" y="21434"/>
                <wp:lineTo x="21508" y="0"/>
                <wp:lineTo x="0" y="0"/>
              </wp:wrapPolygon>
            </wp:wrapTight>
            <wp:docPr id="1107863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6640" cy="3148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27F2">
        <w:rPr>
          <w:sz w:val="44"/>
          <w:szCs w:val="44"/>
        </w:rPr>
        <w:t>Plots:</w:t>
      </w:r>
    </w:p>
    <w:p w14:paraId="5DE3141F" w14:textId="5CF3129F" w:rsidR="00026A51" w:rsidRPr="00026A51" w:rsidRDefault="00026A51" w:rsidP="00026A51">
      <w:pPr>
        <w:rPr>
          <w:sz w:val="44"/>
          <w:szCs w:val="44"/>
          <w:lang w:val="en-IN"/>
        </w:rPr>
      </w:pPr>
    </w:p>
    <w:p w14:paraId="5BDE8682" w14:textId="3DCB9817" w:rsidR="005016C0" w:rsidRDefault="005016C0" w:rsidP="00B8238A">
      <w:pPr>
        <w:rPr>
          <w:ins w:id="0" w:author="anushathyadi22@gmail.com" w:date="2026-01-02T16:50:00Z" w16du:dateUtc="2026-01-02T11:20:00Z"/>
          <w:sz w:val="44"/>
          <w:szCs w:val="44"/>
        </w:rPr>
      </w:pPr>
    </w:p>
    <w:p w14:paraId="0E563E47" w14:textId="7C07C3CF" w:rsidR="0038480D" w:rsidRPr="0038480D" w:rsidRDefault="0038480D" w:rsidP="0038480D">
      <w:pPr>
        <w:rPr>
          <w:sz w:val="44"/>
          <w:szCs w:val="44"/>
          <w:lang w:val="en-IN"/>
        </w:rPr>
      </w:pPr>
      <w:r w:rsidRPr="0038480D">
        <w:rPr>
          <w:sz w:val="44"/>
          <w:szCs w:val="44"/>
          <w:lang w:val="en-IN"/>
        </w:rPr>
        <w:lastRenderedPageBreak/>
        <w:drawing>
          <wp:anchor distT="0" distB="0" distL="114300" distR="114300" simplePos="0" relativeHeight="251685888" behindDoc="1" locked="0" layoutInCell="1" allowOverlap="1" wp14:anchorId="37576B84" wp14:editId="62A67B3F">
            <wp:simplePos x="0" y="0"/>
            <wp:positionH relativeFrom="column">
              <wp:posOffset>2849880</wp:posOffset>
            </wp:positionH>
            <wp:positionV relativeFrom="paragraph">
              <wp:posOffset>487680</wp:posOffset>
            </wp:positionV>
            <wp:extent cx="3535680" cy="3108960"/>
            <wp:effectExtent l="0" t="0" r="7620" b="0"/>
            <wp:wrapTight wrapText="bothSides">
              <wp:wrapPolygon edited="0">
                <wp:start x="0" y="0"/>
                <wp:lineTo x="0" y="21441"/>
                <wp:lineTo x="21530" y="21441"/>
                <wp:lineTo x="21530" y="0"/>
                <wp:lineTo x="0" y="0"/>
              </wp:wrapPolygon>
            </wp:wrapTight>
            <wp:docPr id="20865765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35680"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8480D">
        <w:rPr>
          <w:sz w:val="44"/>
          <w:szCs w:val="44"/>
          <w:lang w:val="en-IN"/>
        </w:rPr>
        <w:drawing>
          <wp:anchor distT="0" distB="0" distL="114300" distR="114300" simplePos="0" relativeHeight="251684864" behindDoc="1" locked="0" layoutInCell="1" allowOverlap="1" wp14:anchorId="4BFD55EC" wp14:editId="734B9A67">
            <wp:simplePos x="0" y="0"/>
            <wp:positionH relativeFrom="column">
              <wp:posOffset>-944880</wp:posOffset>
            </wp:positionH>
            <wp:positionV relativeFrom="paragraph">
              <wp:posOffset>483870</wp:posOffset>
            </wp:positionV>
            <wp:extent cx="3448050" cy="3147060"/>
            <wp:effectExtent l="0" t="0" r="0" b="0"/>
            <wp:wrapTight wrapText="bothSides">
              <wp:wrapPolygon edited="0">
                <wp:start x="0" y="0"/>
                <wp:lineTo x="0" y="21443"/>
                <wp:lineTo x="21481" y="21443"/>
                <wp:lineTo x="21481" y="0"/>
                <wp:lineTo x="0" y="0"/>
              </wp:wrapPolygon>
            </wp:wrapTight>
            <wp:docPr id="17883209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8050" cy="3147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2C87F1" w14:textId="04DA1772" w:rsidR="006C5CE9" w:rsidRPr="006C5CE9" w:rsidRDefault="006C5CE9" w:rsidP="00B8238A">
      <w:pPr>
        <w:rPr>
          <w:sz w:val="44"/>
          <w:szCs w:val="44"/>
        </w:rPr>
      </w:pPr>
    </w:p>
    <w:p w14:paraId="50D61786" w14:textId="51C8E1E9" w:rsidR="0038480D" w:rsidRPr="0038480D" w:rsidRDefault="0038480D" w:rsidP="0038480D">
      <w:pPr>
        <w:rPr>
          <w:sz w:val="44"/>
          <w:szCs w:val="44"/>
          <w:lang w:val="en-IN"/>
        </w:rPr>
      </w:pPr>
      <w:r w:rsidRPr="0038480D">
        <w:rPr>
          <w:sz w:val="44"/>
          <w:szCs w:val="44"/>
          <w:lang w:val="en-IN"/>
        </w:rPr>
        <w:drawing>
          <wp:anchor distT="0" distB="0" distL="114300" distR="114300" simplePos="0" relativeHeight="251686912" behindDoc="1" locked="0" layoutInCell="1" allowOverlap="1" wp14:anchorId="36CF7BD1" wp14:editId="671302C6">
            <wp:simplePos x="0" y="0"/>
            <wp:positionH relativeFrom="column">
              <wp:posOffset>647700</wp:posOffset>
            </wp:positionH>
            <wp:positionV relativeFrom="paragraph">
              <wp:posOffset>152400</wp:posOffset>
            </wp:positionV>
            <wp:extent cx="4282440" cy="3218815"/>
            <wp:effectExtent l="0" t="0" r="3810" b="635"/>
            <wp:wrapTight wrapText="bothSides">
              <wp:wrapPolygon edited="0">
                <wp:start x="0" y="0"/>
                <wp:lineTo x="0" y="21476"/>
                <wp:lineTo x="21523" y="21476"/>
                <wp:lineTo x="21523" y="0"/>
                <wp:lineTo x="0" y="0"/>
              </wp:wrapPolygon>
            </wp:wrapTight>
            <wp:docPr id="18876620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2440" cy="3218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2D72BC" w14:textId="7E099C94" w:rsidR="006C5CE9" w:rsidRPr="0038480D" w:rsidRDefault="006C5CE9">
      <w:pPr>
        <w:rPr>
          <w:sz w:val="44"/>
          <w:szCs w:val="44"/>
          <w:lang w:val="en-IN"/>
        </w:rPr>
      </w:pPr>
    </w:p>
    <w:sectPr w:rsidR="006C5CE9" w:rsidRPr="003848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5725304">
    <w:abstractNumId w:val="8"/>
  </w:num>
  <w:num w:numId="2" w16cid:durableId="1219391092">
    <w:abstractNumId w:val="6"/>
  </w:num>
  <w:num w:numId="3" w16cid:durableId="890069297">
    <w:abstractNumId w:val="5"/>
  </w:num>
  <w:num w:numId="4" w16cid:durableId="1852990932">
    <w:abstractNumId w:val="4"/>
  </w:num>
  <w:num w:numId="5" w16cid:durableId="1630822344">
    <w:abstractNumId w:val="7"/>
  </w:num>
  <w:num w:numId="6" w16cid:durableId="618949408">
    <w:abstractNumId w:val="3"/>
  </w:num>
  <w:num w:numId="7" w16cid:durableId="1849631736">
    <w:abstractNumId w:val="2"/>
  </w:num>
  <w:num w:numId="8" w16cid:durableId="1430808035">
    <w:abstractNumId w:val="1"/>
  </w:num>
  <w:num w:numId="9" w16cid:durableId="15605585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ushathyadi22@gmail.com">
    <w15:presenceInfo w15:providerId="Windows Live" w15:userId="245993b894a0de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51"/>
    <w:rsid w:val="00034616"/>
    <w:rsid w:val="0006063C"/>
    <w:rsid w:val="0015074B"/>
    <w:rsid w:val="00154437"/>
    <w:rsid w:val="001740C6"/>
    <w:rsid w:val="00176F56"/>
    <w:rsid w:val="0029639D"/>
    <w:rsid w:val="002F701F"/>
    <w:rsid w:val="00326F90"/>
    <w:rsid w:val="0038480D"/>
    <w:rsid w:val="005016C0"/>
    <w:rsid w:val="00526CB0"/>
    <w:rsid w:val="005D489C"/>
    <w:rsid w:val="006C5CE9"/>
    <w:rsid w:val="0099419A"/>
    <w:rsid w:val="00AA1D8D"/>
    <w:rsid w:val="00B47730"/>
    <w:rsid w:val="00B8238A"/>
    <w:rsid w:val="00C75B80"/>
    <w:rsid w:val="00CB0664"/>
    <w:rsid w:val="00D25B5D"/>
    <w:rsid w:val="00DD02FD"/>
    <w:rsid w:val="00E61040"/>
    <w:rsid w:val="00EB4822"/>
    <w:rsid w:val="00ED57D8"/>
    <w:rsid w:val="00FC693F"/>
    <w:rsid w:val="00FF27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9DE79"/>
  <w14:defaultImageDpi w14:val="300"/>
  <w15:docId w15:val="{5578ECDC-C1FD-43F9-9ABF-87EDB8334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19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25B5D"/>
    <w:pPr>
      <w:spacing w:after="0" w:line="240" w:lineRule="auto"/>
    </w:pPr>
  </w:style>
  <w:style w:type="paragraph" w:styleId="NormalWeb">
    <w:name w:val="Normal (Web)"/>
    <w:basedOn w:val="Normal"/>
    <w:uiPriority w:val="99"/>
    <w:semiHidden/>
    <w:unhideWhenUsed/>
    <w:rsid w:val="003848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111</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anushathyadi22@gmail.com</cp:lastModifiedBy>
  <cp:revision>2</cp:revision>
  <dcterms:created xsi:type="dcterms:W3CDTF">2026-02-23T09:27:00Z</dcterms:created>
  <dcterms:modified xsi:type="dcterms:W3CDTF">2026-02-23T09:27:00Z</dcterms:modified>
  <cp:category/>
</cp:coreProperties>
</file>